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101DB">
      <w:pPr>
        <w:jc w:val="center"/>
        <w:rPr>
          <w:rFonts w:eastAsia="楷体_GB2312"/>
          <w:b/>
          <w:sz w:val="44"/>
          <w:szCs w:val="44"/>
        </w:rPr>
      </w:pPr>
      <w:r>
        <w:rPr>
          <w:rFonts w:eastAsia="楷体_GB2312"/>
          <w:b/>
          <w:sz w:val="44"/>
          <w:szCs w:val="44"/>
        </w:rPr>
        <w:t>暨南大学本科实验报告专用纸</w:t>
      </w:r>
    </w:p>
    <w:p w14:paraId="5F3752DB">
      <w:pPr>
        <w:spacing w:line="420" w:lineRule="exact"/>
        <w:rPr>
          <w:rFonts w:eastAsia="楷体_GB2312"/>
          <w:sz w:val="28"/>
          <w:szCs w:val="28"/>
        </w:rPr>
      </w:pPr>
      <w:r>
        <w:rPr>
          <w:rFonts w:eastAsia="楷体_GB2312"/>
          <w:sz w:val="28"/>
          <w:szCs w:val="28"/>
        </w:rPr>
        <w:t>课程名称</w:t>
      </w:r>
      <w:r>
        <w:rPr>
          <w:rFonts w:eastAsia="楷体_GB2312"/>
          <w:sz w:val="28"/>
          <w:szCs w:val="28"/>
          <w:u w:val="single"/>
        </w:rPr>
        <w:t xml:space="preserve">     </w:t>
      </w:r>
      <w:r>
        <w:rPr>
          <w:rFonts w:hint="eastAsia" w:eastAsia="楷体_GB2312"/>
          <w:sz w:val="28"/>
          <w:szCs w:val="28"/>
          <w:u w:val="single"/>
          <w:lang w:val="en-US" w:eastAsia="zh-CN"/>
        </w:rPr>
        <w:t>计算机视觉</w:t>
      </w:r>
      <w:r>
        <w:rPr>
          <w:rFonts w:hint="eastAsia" w:eastAsia="楷体_GB2312"/>
          <w:sz w:val="28"/>
          <w:szCs w:val="28"/>
          <w:u w:val="single"/>
        </w:rPr>
        <w:t xml:space="preserve">    </w:t>
      </w:r>
      <w:r>
        <w:rPr>
          <w:rFonts w:eastAsia="楷体_GB2312"/>
          <w:sz w:val="28"/>
          <w:szCs w:val="28"/>
        </w:rPr>
        <w:t>指导教师</w:t>
      </w:r>
      <w:r>
        <w:rPr>
          <w:rFonts w:eastAsia="楷体_GB2312"/>
          <w:sz w:val="28"/>
          <w:szCs w:val="28"/>
          <w:u w:val="single"/>
        </w:rPr>
        <w:t xml:space="preserve">   </w:t>
      </w:r>
      <w:r>
        <w:rPr>
          <w:rFonts w:hint="eastAsia" w:eastAsia="楷体_GB2312"/>
          <w:sz w:val="28"/>
          <w:szCs w:val="28"/>
          <w:u w:val="single"/>
          <w:lang w:val="en-US" w:eastAsia="zh-CN"/>
        </w:rPr>
        <w:t>赵乘骥</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rPr>
        <w:t>成绩</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u w:val="single"/>
        </w:rPr>
        <w:t xml:space="preserve">   </w:t>
      </w:r>
    </w:p>
    <w:p w14:paraId="42B04E44">
      <w:pPr>
        <w:spacing w:line="420" w:lineRule="exact"/>
        <w:rPr>
          <w:rFonts w:eastAsia="楷体_GB2312"/>
          <w:sz w:val="28"/>
          <w:szCs w:val="28"/>
        </w:rPr>
      </w:pPr>
      <w:r>
        <w:rPr>
          <w:rFonts w:eastAsia="楷体_GB2312"/>
          <w:sz w:val="28"/>
          <w:szCs w:val="28"/>
        </w:rPr>
        <w:t>实验项目名称</w:t>
      </w:r>
      <w:r>
        <w:rPr>
          <w:rFonts w:hint="eastAsia" w:eastAsia="楷体_GB2312"/>
          <w:sz w:val="28"/>
          <w:szCs w:val="28"/>
          <w:u w:val="single"/>
        </w:rPr>
        <w:t xml:space="preserve"> </w:t>
      </w:r>
      <w:r>
        <w:rPr>
          <w:rFonts w:hint="eastAsia" w:eastAsia="楷体_GB2312"/>
          <w:sz w:val="28"/>
          <w:szCs w:val="28"/>
          <w:u w:val="single"/>
          <w:lang w:val="en-US" w:eastAsia="zh-CN"/>
        </w:rPr>
        <w:t>直方图均衡和滤波</w:t>
      </w:r>
      <w:r>
        <w:rPr>
          <w:rFonts w:hint="eastAsia" w:eastAsia="楷体_GB2312"/>
          <w:sz w:val="28"/>
          <w:szCs w:val="28"/>
          <w:u w:val="single"/>
        </w:rPr>
        <w:t xml:space="preserve">  </w:t>
      </w:r>
      <w:r>
        <w:rPr>
          <w:rFonts w:eastAsia="楷体_GB2312"/>
          <w:sz w:val="28"/>
          <w:szCs w:val="28"/>
          <w:u w:val="single"/>
        </w:rPr>
        <w:t xml:space="preserve"> </w:t>
      </w:r>
      <w:r>
        <w:rPr>
          <w:rFonts w:eastAsia="楷体_GB2312"/>
          <w:sz w:val="28"/>
          <w:szCs w:val="28"/>
        </w:rPr>
        <w:t>实验项目编号</w:t>
      </w:r>
      <w:r>
        <w:rPr>
          <w:rFonts w:eastAsia="楷体_GB2312"/>
          <w:sz w:val="28"/>
          <w:szCs w:val="28"/>
          <w:u w:val="single"/>
        </w:rPr>
        <w:t xml:space="preserve"> </w:t>
      </w:r>
      <w:r>
        <w:rPr>
          <w:rFonts w:hint="eastAsia" w:eastAsia="楷体_GB2312"/>
          <w:sz w:val="28"/>
          <w:szCs w:val="28"/>
          <w:u w:val="single"/>
        </w:rPr>
        <w:t xml:space="preserve"> </w:t>
      </w:r>
      <w:r>
        <w:rPr>
          <w:rFonts w:hint="eastAsia" w:eastAsia="楷体_GB2312"/>
          <w:sz w:val="28"/>
          <w:szCs w:val="28"/>
          <w:u w:val="single"/>
          <w:lang w:val="en-US" w:eastAsia="zh-CN"/>
        </w:rPr>
        <w:t>实验2</w:t>
      </w:r>
      <w:r>
        <w:rPr>
          <w:rFonts w:hint="eastAsia" w:eastAsia="楷体_GB2312"/>
          <w:sz w:val="28"/>
          <w:szCs w:val="28"/>
          <w:u w:val="single"/>
        </w:rPr>
        <w:t xml:space="preserve">              </w:t>
      </w:r>
      <w:r>
        <w:rPr>
          <w:rFonts w:eastAsia="楷体_GB2312"/>
          <w:sz w:val="28"/>
          <w:szCs w:val="28"/>
          <w:u w:val="single"/>
        </w:rPr>
        <w:t xml:space="preserve">  </w:t>
      </w:r>
    </w:p>
    <w:p w14:paraId="2543DAD2">
      <w:pPr>
        <w:numPr>
          <w:ins w:id="0" w:author="MC SYSTEM" w:date="2006-06-11T14:06:00Z"/>
        </w:numPr>
        <w:spacing w:line="420" w:lineRule="exact"/>
        <w:rPr>
          <w:rFonts w:eastAsia="楷体_GB2312"/>
          <w:sz w:val="28"/>
          <w:szCs w:val="28"/>
          <w:u w:val="single"/>
        </w:rPr>
      </w:pPr>
      <w:r>
        <w:rPr>
          <w:rFonts w:eastAsia="楷体_GB2312"/>
          <w:sz w:val="28"/>
          <w:szCs w:val="28"/>
        </w:rPr>
        <w:t>实验项目类型</w:t>
      </w:r>
      <w:r>
        <w:rPr>
          <w:rFonts w:eastAsia="楷体_GB2312"/>
          <w:sz w:val="28"/>
          <w:szCs w:val="28"/>
          <w:u w:val="single"/>
        </w:rPr>
        <w:t xml:space="preserve"> </w:t>
      </w:r>
      <w:r>
        <w:rPr>
          <w:rFonts w:hint="eastAsia" w:eastAsia="楷体_GB2312"/>
          <w:sz w:val="28"/>
          <w:szCs w:val="28"/>
          <w:u w:val="single"/>
        </w:rPr>
        <w:t>验证</w:t>
      </w:r>
      <w:r>
        <w:rPr>
          <w:rFonts w:eastAsia="楷体_GB2312"/>
          <w:sz w:val="28"/>
          <w:szCs w:val="28"/>
          <w:u w:val="single"/>
        </w:rPr>
        <w:t xml:space="preserve"> </w:t>
      </w:r>
      <w:r>
        <w:rPr>
          <w:rFonts w:eastAsia="楷体_GB2312"/>
          <w:sz w:val="28"/>
          <w:szCs w:val="28"/>
        </w:rPr>
        <w:t>实验地点</w:t>
      </w:r>
      <w:r>
        <w:rPr>
          <w:rFonts w:eastAsia="楷体_GB2312"/>
          <w:sz w:val="28"/>
          <w:szCs w:val="28"/>
          <w:u w:val="single"/>
        </w:rPr>
        <w:t xml:space="preserve">  </w:t>
      </w:r>
      <w:r>
        <w:rPr>
          <w:rFonts w:hint="eastAsia" w:eastAsia="楷体_GB2312"/>
          <w:sz w:val="28"/>
          <w:szCs w:val="28"/>
          <w:u w:val="single"/>
          <w:lang w:val="en-US" w:eastAsia="zh-CN"/>
        </w:rPr>
        <w:t>教108</w:t>
      </w:r>
      <w:r>
        <w:rPr>
          <w:rFonts w:eastAsia="楷体_GB2312"/>
          <w:sz w:val="28"/>
          <w:szCs w:val="28"/>
          <w:u w:val="single"/>
        </w:rPr>
        <w:t xml:space="preserve">   </w:t>
      </w:r>
      <w:r>
        <w:rPr>
          <w:rFonts w:eastAsia="楷体_GB2312"/>
          <w:sz w:val="28"/>
          <w:szCs w:val="28"/>
        </w:rPr>
        <w:t>学院</w:t>
      </w:r>
      <w:r>
        <w:rPr>
          <w:rFonts w:eastAsia="楷体_GB2312"/>
          <w:sz w:val="28"/>
          <w:szCs w:val="28"/>
          <w:u w:val="single"/>
        </w:rPr>
        <w:t xml:space="preserve"> </w:t>
      </w:r>
      <w:r>
        <w:rPr>
          <w:rFonts w:hint="eastAsia" w:eastAsia="楷体_GB2312"/>
          <w:sz w:val="28"/>
          <w:szCs w:val="28"/>
          <w:u w:val="single"/>
          <w:lang w:val="en-US" w:eastAsia="zh-CN"/>
        </w:rPr>
        <w:t>国际能源学院</w:t>
      </w:r>
      <w:r>
        <w:rPr>
          <w:rFonts w:eastAsia="楷体_GB2312"/>
          <w:sz w:val="28"/>
          <w:szCs w:val="28"/>
          <w:u w:val="single"/>
        </w:rPr>
        <w:t xml:space="preserve">  </w:t>
      </w:r>
    </w:p>
    <w:p w14:paraId="3E3A892B">
      <w:pPr>
        <w:numPr>
          <w:ins w:id="1" w:author="MC SYSTEM" w:date="2006-06-11T14:06:00Z"/>
        </w:numPr>
        <w:spacing w:line="420" w:lineRule="exact"/>
        <w:rPr>
          <w:rFonts w:hint="eastAsia" w:eastAsia="楷体_GB2312"/>
          <w:sz w:val="28"/>
          <w:szCs w:val="28"/>
        </w:rPr>
      </w:pPr>
      <w:r>
        <w:rPr>
          <w:rFonts w:eastAsia="楷体_GB2312"/>
          <w:sz w:val="28"/>
          <w:szCs w:val="28"/>
        </w:rPr>
        <w:t>专业</w:t>
      </w:r>
      <w:r>
        <w:rPr>
          <w:rFonts w:eastAsia="楷体_GB2312"/>
          <w:sz w:val="28"/>
          <w:szCs w:val="28"/>
          <w:u w:val="single"/>
        </w:rPr>
        <w:t xml:space="preserve"> </w:t>
      </w:r>
      <w:r>
        <w:rPr>
          <w:rFonts w:hint="eastAsia" w:eastAsia="楷体_GB2312"/>
          <w:sz w:val="28"/>
          <w:szCs w:val="28"/>
          <w:u w:val="single"/>
          <w:lang w:val="en-US" w:eastAsia="zh-CN"/>
        </w:rPr>
        <w:t>自动化</w:t>
      </w:r>
      <w:r>
        <w:rPr>
          <w:rFonts w:eastAsia="楷体_GB2312"/>
          <w:sz w:val="28"/>
          <w:szCs w:val="28"/>
          <w:u w:val="single"/>
        </w:rPr>
        <w:t xml:space="preserve">     </w:t>
      </w:r>
      <w:r>
        <w:rPr>
          <w:rFonts w:eastAsia="楷体_GB2312"/>
          <w:sz w:val="28"/>
          <w:szCs w:val="28"/>
        </w:rPr>
        <w:t xml:space="preserve">  学生姓名</w:t>
      </w:r>
      <w:r>
        <w:rPr>
          <w:rFonts w:eastAsia="楷体_GB2312"/>
          <w:sz w:val="28"/>
          <w:szCs w:val="28"/>
          <w:u w:val="single"/>
        </w:rPr>
        <w:t xml:space="preserve"> </w:t>
      </w:r>
      <w:r>
        <w:rPr>
          <w:rFonts w:hint="eastAsia" w:eastAsia="楷体_GB2312"/>
          <w:sz w:val="28"/>
          <w:szCs w:val="28"/>
          <w:u w:val="single"/>
          <w:lang w:val="en-US" w:eastAsia="zh-CN"/>
        </w:rPr>
        <w:t>黄鹏胤</w:t>
      </w:r>
      <w:r>
        <w:rPr>
          <w:rFonts w:eastAsia="楷体_GB2312"/>
          <w:sz w:val="28"/>
          <w:szCs w:val="28"/>
          <w:u w:val="single"/>
        </w:rPr>
        <w:t xml:space="preserve">   </w:t>
      </w:r>
      <w:r>
        <w:rPr>
          <w:rFonts w:eastAsia="楷体_GB2312"/>
          <w:sz w:val="28"/>
          <w:szCs w:val="28"/>
        </w:rPr>
        <w:t>学号</w:t>
      </w:r>
      <w:r>
        <w:rPr>
          <w:rFonts w:eastAsia="楷体_GB2312"/>
          <w:sz w:val="28"/>
          <w:szCs w:val="28"/>
          <w:u w:val="single"/>
        </w:rPr>
        <w:t xml:space="preserve">  </w:t>
      </w:r>
      <w:r>
        <w:rPr>
          <w:rFonts w:hint="eastAsia" w:eastAsia="楷体_GB2312"/>
          <w:sz w:val="28"/>
          <w:szCs w:val="28"/>
          <w:u w:val="single"/>
          <w:lang w:val="en-US" w:eastAsia="zh-CN"/>
        </w:rPr>
        <w:t>2023102260</w:t>
      </w:r>
      <w:r>
        <w:rPr>
          <w:rFonts w:eastAsia="楷体_GB2312"/>
          <w:sz w:val="28"/>
          <w:szCs w:val="28"/>
          <w:u w:val="single"/>
        </w:rPr>
        <w:t xml:space="preserve">    </w:t>
      </w:r>
      <w:r>
        <w:rPr>
          <w:rFonts w:eastAsia="楷体_GB2312"/>
          <w:sz w:val="28"/>
          <w:szCs w:val="28"/>
        </w:rPr>
        <w:t>实验时间</w:t>
      </w:r>
      <w:r>
        <w:rPr>
          <w:rFonts w:hint="eastAsia" w:eastAsia="楷体_GB2312"/>
          <w:sz w:val="28"/>
          <w:szCs w:val="28"/>
          <w:u w:val="single"/>
        </w:rPr>
        <w:t xml:space="preserve">  </w:t>
      </w:r>
      <w:r>
        <w:rPr>
          <w:rFonts w:hint="eastAsia" w:eastAsia="楷体_GB2312"/>
          <w:sz w:val="28"/>
          <w:szCs w:val="28"/>
          <w:u w:val="single"/>
          <w:lang w:val="en-US" w:eastAsia="zh-CN"/>
        </w:rPr>
        <w:t>2026</w:t>
      </w:r>
      <w:r>
        <w:rPr>
          <w:rFonts w:hint="eastAsia" w:eastAsia="楷体_GB2312"/>
          <w:sz w:val="28"/>
          <w:szCs w:val="28"/>
          <w:u w:val="single"/>
        </w:rPr>
        <w:t xml:space="preserve">    </w:t>
      </w:r>
      <w:r>
        <w:rPr>
          <w:rFonts w:eastAsia="楷体_GB2312"/>
          <w:sz w:val="28"/>
          <w:szCs w:val="28"/>
        </w:rPr>
        <w:t>年</w:t>
      </w:r>
      <w:r>
        <w:rPr>
          <w:rFonts w:hint="eastAsia" w:eastAsia="楷体_GB2312"/>
          <w:sz w:val="28"/>
          <w:szCs w:val="28"/>
          <w:lang w:val="en-US" w:eastAsia="zh-CN"/>
        </w:rPr>
        <w:t>3</w:t>
      </w:r>
      <w:r>
        <w:rPr>
          <w:rFonts w:eastAsia="楷体_GB2312"/>
          <w:sz w:val="28"/>
          <w:szCs w:val="28"/>
        </w:rPr>
        <w:t>月</w:t>
      </w:r>
      <w:r>
        <w:rPr>
          <w:rFonts w:hint="eastAsia" w:eastAsia="楷体_GB2312"/>
          <w:sz w:val="28"/>
          <w:szCs w:val="28"/>
          <w:lang w:val="en-US" w:eastAsia="zh-CN"/>
        </w:rPr>
        <w:t>27</w:t>
      </w:r>
      <w:r>
        <w:rPr>
          <w:rFonts w:eastAsia="楷体_GB2312"/>
          <w:sz w:val="28"/>
          <w:szCs w:val="28"/>
        </w:rPr>
        <w:t>日</w:t>
      </w:r>
      <w:r>
        <w:rPr>
          <w:rFonts w:hint="eastAsia" w:eastAsia="楷体_GB2312"/>
          <w:sz w:val="28"/>
          <w:szCs w:val="28"/>
        </w:rPr>
        <w:t xml:space="preserve"> </w:t>
      </w:r>
    </w:p>
    <w:p w14:paraId="4F545C10">
      <w:pPr>
        <w:numPr>
          <w:ins w:id="2" w:author="MC SYSTEM" w:date="2006-06-11T14:06:00Z"/>
        </w:numPr>
        <w:spacing w:line="420" w:lineRule="exact"/>
        <w:rPr>
          <w:rFonts w:hint="eastAsia" w:eastAsia="楷体_GB2312"/>
          <w:sz w:val="28"/>
          <w:szCs w:val="28"/>
        </w:rPr>
      </w:pPr>
    </w:p>
    <w:p w14:paraId="504E10E8">
      <w:pPr>
        <w:numPr>
          <w:ilvl w:val="0"/>
          <w:numId w:val="1"/>
        </w:numPr>
        <w:rPr>
          <w:rFonts w:hint="eastAsia"/>
          <w:sz w:val="28"/>
          <w:szCs w:val="32"/>
          <w:lang w:val="en-US" w:eastAsia="zh-CN"/>
        </w:rPr>
      </w:pPr>
      <w:r>
        <w:rPr>
          <w:rFonts w:hint="eastAsia"/>
          <w:sz w:val="28"/>
          <w:szCs w:val="32"/>
          <w:lang w:val="en-US" w:eastAsia="zh-CN"/>
        </w:rPr>
        <w:t>实验概述</w:t>
      </w:r>
    </w:p>
    <w:p w14:paraId="612EFA08">
      <w:pPr>
        <w:ind w:firstLine="420" w:firstLineChars="0"/>
        <w:rPr>
          <w:rFonts w:hint="eastAsia"/>
          <w:lang w:val="en-US" w:eastAsia="zh-CN"/>
        </w:rPr>
      </w:pPr>
      <w:r>
        <w:rPr>
          <w:rFonts w:hint="eastAsia"/>
          <w:lang w:val="en-US" w:eastAsia="zh-CN"/>
        </w:rPr>
        <w:t>本实验对三张包含低对比度和噪声的图片分别进行了全局直方图均衡，均值滤波，高斯滤波，滤波-&gt;均衡和均衡-&gt;滤波的处理，每种处理都有一张图片，具体也会对核的大小，高斯核标准差的大小的不同对比进行分析，通过PSNR，信息熵两项定量指标，客观评价不同处理方法的优劣。</w:t>
      </w:r>
    </w:p>
    <w:p w14:paraId="1BE2B0DD">
      <w:pPr>
        <w:ind w:firstLine="420" w:firstLineChars="0"/>
        <w:rPr>
          <w:rFonts w:hint="eastAsia"/>
          <w:lang w:val="en-US" w:eastAsia="zh-CN"/>
        </w:rPr>
      </w:pPr>
    </w:p>
    <w:p w14:paraId="4402E75E">
      <w:pPr>
        <w:numPr>
          <w:ilvl w:val="0"/>
          <w:numId w:val="1"/>
        </w:numPr>
        <w:ind w:left="0" w:leftChars="0" w:firstLine="0" w:firstLineChars="0"/>
        <w:rPr>
          <w:rFonts w:hint="eastAsia"/>
          <w:sz w:val="28"/>
          <w:szCs w:val="32"/>
          <w:lang w:val="en-US" w:eastAsia="zh-CN"/>
        </w:rPr>
      </w:pPr>
      <w:r>
        <w:rPr>
          <w:rFonts w:hint="eastAsia"/>
          <w:sz w:val="28"/>
          <w:szCs w:val="32"/>
          <w:lang w:val="en-US" w:eastAsia="zh-CN"/>
        </w:rPr>
        <w:t>实验原理</w:t>
      </w:r>
    </w:p>
    <w:p w14:paraId="79D2FEBF">
      <w:pPr>
        <w:numPr>
          <w:ilvl w:val="0"/>
          <w:numId w:val="2"/>
        </w:numPr>
        <w:ind w:firstLine="420" w:firstLineChars="0"/>
        <w:rPr>
          <w:rFonts w:hint="eastAsia"/>
          <w:sz w:val="21"/>
          <w:szCs w:val="21"/>
          <w:lang w:val="en-US" w:eastAsia="zh-CN"/>
        </w:rPr>
      </w:pPr>
      <w:r>
        <w:rPr>
          <w:rFonts w:hint="eastAsia"/>
          <w:sz w:val="21"/>
          <w:szCs w:val="21"/>
          <w:lang w:val="en-US" w:eastAsia="zh-CN"/>
        </w:rPr>
        <w:t>全局直方图均衡化：通过重新分配图像灰度级，将原本集中在窄区间的灰度分布，均匀拉伸至0-255的范围，目的是提升图像对比度，让暗部更暗，亮部更亮，但会同步放大图像中的噪声，可能造成局部过曝和细节丢失。</w:t>
      </w:r>
    </w:p>
    <w:p w14:paraId="206089C3">
      <w:pPr>
        <w:numPr>
          <w:ilvl w:val="0"/>
          <w:numId w:val="2"/>
        </w:numPr>
        <w:ind w:firstLine="420" w:firstLineChars="0"/>
        <w:rPr>
          <w:rFonts w:hint="default"/>
          <w:sz w:val="21"/>
          <w:szCs w:val="21"/>
          <w:lang w:val="en-US" w:eastAsia="zh-CN"/>
        </w:rPr>
      </w:pPr>
      <w:r>
        <w:rPr>
          <w:rFonts w:hint="eastAsia"/>
          <w:sz w:val="21"/>
          <w:szCs w:val="21"/>
          <w:lang w:val="en-US" w:eastAsia="zh-CN"/>
        </w:rPr>
        <w:t>均值滤波：属于线性滤波，用当前像素邻域所有像素的平均值替换当前像素值。滤波核越大，平均范围越广，降噪效果越强，但同时会模糊图像边缘等高频细节，使整体变糊。</w:t>
      </w:r>
    </w:p>
    <w:p w14:paraId="50368FB1">
      <w:pPr>
        <w:keepNext w:val="0"/>
        <w:keepLines w:val="0"/>
        <w:widowControl/>
        <w:suppressLineNumbers w:val="0"/>
        <w:ind w:firstLine="420" w:firstLineChars="200"/>
        <w:jc w:val="left"/>
        <w:rPr>
          <w:rFonts w:hint="eastAsia"/>
          <w:lang w:val="en-US" w:eastAsia="zh-CN"/>
        </w:rPr>
      </w:pPr>
      <w:r>
        <w:rPr>
          <w:rFonts w:hint="eastAsia"/>
          <w:sz w:val="21"/>
          <w:szCs w:val="21"/>
          <w:lang w:val="en-US" w:eastAsia="zh-CN"/>
        </w:rPr>
        <w:t>3 .  高斯滤波：也属于线性滤波，基于高斯分布对邻域像素进行加权平均，</w:t>
      </w:r>
      <w:r>
        <w:rPr>
          <w:lang w:val="en-US" w:eastAsia="zh-CN"/>
        </w:rPr>
        <w:t>高斯核标准差（σ）决定平滑强度，σ越大，平滑效果越强，降噪能力越好，但细节丢失也越多</w:t>
      </w:r>
      <w:r>
        <w:rPr>
          <w:rFonts w:hint="eastAsia"/>
          <w:lang w:val="en-US" w:eastAsia="zh-CN"/>
        </w:rPr>
        <w:t>。</w:t>
      </w:r>
    </w:p>
    <w:p w14:paraId="20A2EFF3">
      <w:pPr>
        <w:keepNext w:val="0"/>
        <w:keepLines w:val="0"/>
        <w:widowControl/>
        <w:numPr>
          <w:numId w:val="0"/>
        </w:numPr>
        <w:suppressLineNumbers w:val="0"/>
        <w:ind w:left="420" w:leftChars="0"/>
        <w:jc w:val="left"/>
        <w:rPr>
          <w:rFonts w:hint="eastAsia"/>
          <w:lang w:val="en-US" w:eastAsia="zh-CN"/>
        </w:rPr>
      </w:pPr>
      <w:r>
        <w:rPr>
          <w:rFonts w:hint="eastAsia"/>
          <w:lang w:val="en-US" w:eastAsia="zh-CN"/>
        </w:rPr>
        <w:t>4.定量评价标准：</w:t>
      </w:r>
    </w:p>
    <w:p w14:paraId="16CD8151">
      <w:pPr>
        <w:keepNext w:val="0"/>
        <w:keepLines w:val="0"/>
        <w:widowControl/>
        <w:numPr>
          <w:numId w:val="0"/>
        </w:numPr>
        <w:suppressLineNumbers w:val="0"/>
        <w:ind w:left="420" w:leftChars="0"/>
        <w:jc w:val="left"/>
        <w:rPr>
          <w:rFonts w:hint="eastAsia"/>
          <w:lang w:val="en-US" w:eastAsia="zh-CN"/>
        </w:rPr>
      </w:pPr>
      <w:r>
        <w:rPr>
          <w:rFonts w:hint="eastAsia"/>
          <w:lang w:val="en-US" w:eastAsia="zh-CN"/>
        </w:rPr>
        <w:t>1.PSNR（峰值信噪比），衡量处理后图像与原图的失真程度，单位为dB。</w:t>
      </w:r>
    </w:p>
    <w:p w14:paraId="40599146">
      <w:pPr>
        <w:keepNext w:val="0"/>
        <w:keepLines w:val="0"/>
        <w:widowControl/>
        <w:numPr>
          <w:numId w:val="0"/>
        </w:numPr>
        <w:suppressLineNumbers w:val="0"/>
        <w:ind w:left="420" w:leftChars="0"/>
        <w:jc w:val="left"/>
        <w:rPr>
          <w:rFonts w:hint="eastAsia"/>
          <w:lang w:val="en-US" w:eastAsia="zh-CN"/>
        </w:rPr>
      </w:pPr>
      <w:r>
        <w:rPr>
          <w:rFonts w:hint="eastAsia"/>
          <w:lang w:val="en-US" w:eastAsia="zh-CN"/>
        </w:rPr>
        <w:t>2.信息熵（Entropy）：衡量图像信息量的丰富程度，单位为bit，数值越大，图像细节越丰富，对比度越好。</w:t>
      </w:r>
    </w:p>
    <w:p w14:paraId="06610FB9">
      <w:pPr>
        <w:keepNext w:val="0"/>
        <w:keepLines w:val="0"/>
        <w:widowControl/>
        <w:numPr>
          <w:numId w:val="0"/>
        </w:numPr>
        <w:suppressLineNumbers w:val="0"/>
        <w:ind w:left="420" w:leftChars="0"/>
        <w:jc w:val="left"/>
        <w:rPr>
          <w:rFonts w:hint="eastAsia"/>
          <w:lang w:val="en-US" w:eastAsia="zh-CN"/>
        </w:rPr>
      </w:pPr>
    </w:p>
    <w:p w14:paraId="065EC762">
      <w:pPr>
        <w:keepNext w:val="0"/>
        <w:keepLines w:val="0"/>
        <w:widowControl/>
        <w:numPr>
          <w:ilvl w:val="0"/>
          <w:numId w:val="1"/>
        </w:numPr>
        <w:suppressLineNumbers w:val="0"/>
        <w:ind w:left="0" w:leftChars="0" w:firstLine="0" w:firstLineChars="0"/>
        <w:jc w:val="left"/>
        <w:rPr>
          <w:rFonts w:hint="eastAsia"/>
          <w:sz w:val="28"/>
          <w:szCs w:val="32"/>
          <w:lang w:val="en-US" w:eastAsia="zh-CN"/>
        </w:rPr>
      </w:pPr>
      <w:r>
        <w:rPr>
          <w:rFonts w:hint="eastAsia"/>
          <w:sz w:val="28"/>
          <w:szCs w:val="32"/>
          <w:lang w:val="en-US" w:eastAsia="zh-CN"/>
        </w:rPr>
        <w:t>实验结果与分析</w:t>
      </w:r>
    </w:p>
    <w:p w14:paraId="239AA5ED">
      <w:pPr>
        <w:numPr>
          <w:ilvl w:val="0"/>
          <w:numId w:val="3"/>
        </w:numPr>
        <w:rPr>
          <w:rFonts w:hint="eastAsia"/>
          <w:lang w:val="en-US" w:eastAsia="zh-CN"/>
        </w:rPr>
      </w:pPr>
      <w:r>
        <w:rPr>
          <w:rFonts w:hint="eastAsia"/>
          <w:lang w:val="en-US" w:eastAsia="zh-CN"/>
        </w:rPr>
        <w:t>全局直方图均衡化</w:t>
      </w:r>
    </w:p>
    <w:p w14:paraId="3861BAD5">
      <w:pPr>
        <w:numPr>
          <w:numId w:val="0"/>
        </w:numPr>
        <w:ind w:firstLine="420" w:firstLineChars="0"/>
        <w:rPr>
          <w:rFonts w:hint="eastAsia"/>
          <w:lang w:val="en-US" w:eastAsia="zh-CN"/>
        </w:rPr>
      </w:pPr>
      <w:r>
        <w:rPr>
          <w:rFonts w:hint="eastAsia"/>
          <w:lang w:val="en-US" w:eastAsia="zh-CN"/>
        </w:rPr>
        <w:t>经过均衡化之后，图像对比度大幅提升，明暗层次更分明，但是噪声会放大。原本集中在一个窄区域的灰度分布，杯拉伸到0-255的全局范围，分布更均匀，纯黑和纯白端出现像素，直方图整体更饱满。</w:t>
      </w:r>
    </w:p>
    <w:p w14:paraId="16429166">
      <w:pPr>
        <w:numPr>
          <w:numId w:val="0"/>
        </w:numPr>
        <w:ind w:left="420" w:leftChars="0" w:firstLine="420" w:firstLineChars="0"/>
        <w:rPr>
          <w:rFonts w:hint="eastAsia"/>
          <w:lang w:val="en-US" w:eastAsia="zh-CN"/>
        </w:rPr>
      </w:pPr>
      <w:r>
        <w:rPr>
          <w:rFonts w:hint="eastAsia"/>
          <w:lang w:val="en-US" w:eastAsia="zh-CN"/>
        </w:rPr>
        <w:t>PSNR下降，主要是10-20的区间，说明和原图存在一定差异，而信息熵虽然有一点点下降，但视觉效果图片明暗分布更明显，视觉冲击更强。</w:t>
      </w:r>
    </w:p>
    <w:p w14:paraId="677F1CD6">
      <w:pPr>
        <w:numPr>
          <w:numId w:val="0"/>
        </w:numPr>
        <w:ind w:left="3780" w:leftChars="0" w:firstLine="420" w:firstLineChars="0"/>
        <w:rPr>
          <w:rFonts w:hint="eastAsia" w:eastAsiaTheme="minorEastAsia"/>
          <w:lang w:val="en-US" w:eastAsia="zh-CN"/>
        </w:rPr>
      </w:pPr>
      <w:r>
        <w:rPr>
          <w:rFonts w:hint="eastAsia"/>
          <w:lang w:val="en-US" w:eastAsia="zh-CN"/>
        </w:rPr>
        <w:t>原图：</w:t>
      </w:r>
    </w:p>
    <w:p w14:paraId="3CBE467C">
      <w:pPr>
        <w:numPr>
          <w:numId w:val="0"/>
        </w:numPr>
      </w:pPr>
      <w:r>
        <w:drawing>
          <wp:inline distT="0" distB="0" distL="114300" distR="114300">
            <wp:extent cx="5263515" cy="2193290"/>
            <wp:effectExtent l="0" t="0" r="698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3515" cy="2193290"/>
                    </a:xfrm>
                    <a:prstGeom prst="rect">
                      <a:avLst/>
                    </a:prstGeom>
                    <a:noFill/>
                    <a:ln>
                      <a:noFill/>
                    </a:ln>
                  </pic:spPr>
                </pic:pic>
              </a:graphicData>
            </a:graphic>
          </wp:inline>
        </w:drawing>
      </w:r>
    </w:p>
    <w:p w14:paraId="1B1B2D1D">
      <w:pPr>
        <w:numPr>
          <w:numId w:val="0"/>
        </w:numPr>
        <w:ind w:left="4200" w:leftChars="0" w:firstLine="420" w:firstLineChars="0"/>
        <w:rPr>
          <w:rFonts w:hint="default" w:eastAsiaTheme="minorEastAsia"/>
          <w:lang w:val="en-US" w:eastAsia="zh-CN"/>
        </w:rPr>
      </w:pPr>
      <w:r>
        <w:rPr>
          <w:rFonts w:hint="eastAsia"/>
          <w:lang w:val="en-US" w:eastAsia="zh-CN"/>
        </w:rPr>
        <w:t>直方图均衡化后：</w:t>
      </w:r>
    </w:p>
    <w:p w14:paraId="4F7B2AB0">
      <w:pPr>
        <w:numPr>
          <w:numId w:val="0"/>
        </w:numPr>
      </w:pPr>
      <w:r>
        <w:drawing>
          <wp:inline distT="0" distB="0" distL="114300" distR="114300">
            <wp:extent cx="5263515" cy="2193290"/>
            <wp:effectExtent l="0" t="0" r="698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3515" cy="2193290"/>
                    </a:xfrm>
                    <a:prstGeom prst="rect">
                      <a:avLst/>
                    </a:prstGeom>
                    <a:noFill/>
                    <a:ln>
                      <a:noFill/>
                    </a:ln>
                  </pic:spPr>
                </pic:pic>
              </a:graphicData>
            </a:graphic>
          </wp:inline>
        </w:drawing>
      </w:r>
    </w:p>
    <w:p w14:paraId="223ABCB8">
      <w:pPr>
        <w:numPr>
          <w:ilvl w:val="0"/>
          <w:numId w:val="3"/>
        </w:numPr>
        <w:ind w:left="0" w:leftChars="0" w:firstLine="0" w:firstLineChars="0"/>
        <w:rPr>
          <w:rFonts w:hint="eastAsia"/>
          <w:lang w:val="en-US" w:eastAsia="zh-CN"/>
        </w:rPr>
      </w:pPr>
      <w:r>
        <w:rPr>
          <w:rFonts w:hint="eastAsia"/>
          <w:lang w:val="en-US" w:eastAsia="zh-CN"/>
        </w:rPr>
        <w:t>均值滤波：</w:t>
      </w:r>
    </w:p>
    <w:p w14:paraId="13D4B8C5">
      <w:pPr>
        <w:numPr>
          <w:numId w:val="0"/>
        </w:numPr>
        <w:rPr>
          <w:rFonts w:hint="eastAsia"/>
          <w:lang w:val="en-US" w:eastAsia="zh-CN"/>
        </w:rPr>
      </w:pPr>
      <w:r>
        <w:rPr>
          <w:rFonts w:hint="eastAsia"/>
          <w:lang w:val="en-US" w:eastAsia="zh-CN"/>
        </w:rPr>
        <w:t>核大小：</w:t>
      </w:r>
    </w:p>
    <w:p w14:paraId="1C6FF9A1">
      <w:pPr>
        <w:numPr>
          <w:numId w:val="0"/>
        </w:numPr>
        <w:rPr>
          <w:rFonts w:hint="eastAsia"/>
          <w:lang w:val="en-US" w:eastAsia="zh-CN"/>
        </w:rPr>
      </w:pPr>
      <w:r>
        <w:rPr>
          <w:rFonts w:hint="eastAsia"/>
          <w:lang w:val="en-US" w:eastAsia="zh-CN"/>
        </w:rPr>
        <w:t>（1）3×3</w:t>
      </w:r>
    </w:p>
    <w:p w14:paraId="0F2675D5">
      <w:pPr>
        <w:keepNext w:val="0"/>
        <w:keepLines w:val="0"/>
        <w:widowControl/>
        <w:suppressLineNumbers w:val="0"/>
        <w:ind w:firstLine="420" w:firstLineChars="0"/>
        <w:jc w:val="left"/>
        <w:rPr>
          <w:rFonts w:hint="eastAsia"/>
          <w:lang w:val="en-US" w:eastAsia="zh-CN"/>
        </w:rPr>
      </w:pPr>
      <w:r>
        <w:rPr>
          <w:rFonts w:hint="eastAsia"/>
          <w:lang w:val="en-US" w:eastAsia="zh-CN"/>
        </w:rPr>
        <w:t>视觉效果：</w:t>
      </w:r>
      <w:r>
        <w:rPr>
          <w:lang w:val="en-US" w:eastAsia="zh-CN"/>
        </w:rPr>
        <w:t>轻微模糊，噪声少量减少，边缘、纹理保留较好</w:t>
      </w:r>
      <w:r>
        <w:rPr>
          <w:rFonts w:hint="eastAsia"/>
          <w:lang w:val="en-US" w:eastAsia="zh-CN"/>
        </w:rPr>
        <w:t>。</w:t>
      </w:r>
      <w:r>
        <w:rPr>
          <w:lang w:val="en-US" w:eastAsia="zh-CN"/>
        </w:rPr>
        <w:t>直方图轻微平滑，噪声峰小幅削弱，灰度分布变化不大</w:t>
      </w:r>
      <w:r>
        <w:rPr>
          <w:rFonts w:hint="eastAsia"/>
          <w:lang w:val="en-US" w:eastAsia="zh-CN"/>
        </w:rPr>
        <w:t>。</w:t>
      </w:r>
    </w:p>
    <w:p w14:paraId="21C2A445">
      <w:pPr>
        <w:keepNext w:val="0"/>
        <w:keepLines w:val="0"/>
        <w:widowControl/>
        <w:suppressLineNumbers w:val="0"/>
        <w:jc w:val="left"/>
      </w:pPr>
      <w:r>
        <w:drawing>
          <wp:inline distT="0" distB="0" distL="114300" distR="114300">
            <wp:extent cx="5263515" cy="2193290"/>
            <wp:effectExtent l="0" t="0" r="6985"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63515" cy="2193290"/>
                    </a:xfrm>
                    <a:prstGeom prst="rect">
                      <a:avLst/>
                    </a:prstGeom>
                    <a:noFill/>
                    <a:ln>
                      <a:noFill/>
                    </a:ln>
                  </pic:spPr>
                </pic:pic>
              </a:graphicData>
            </a:graphic>
          </wp:inline>
        </w:drawing>
      </w:r>
    </w:p>
    <w:p w14:paraId="24878C4B">
      <w:pPr>
        <w:keepNext w:val="0"/>
        <w:keepLines w:val="0"/>
        <w:widowControl/>
        <w:suppressLineNumbers w:val="0"/>
        <w:jc w:val="left"/>
        <w:rPr>
          <w:rFonts w:hint="eastAsia"/>
          <w:lang w:val="en-US" w:eastAsia="zh-CN"/>
        </w:rPr>
      </w:pPr>
      <w:r>
        <w:rPr>
          <w:rFonts w:hint="eastAsia"/>
          <w:lang w:eastAsia="zh-CN"/>
        </w:rPr>
        <w:t>（</w:t>
      </w:r>
      <w:r>
        <w:rPr>
          <w:rFonts w:hint="eastAsia"/>
          <w:lang w:val="en-US" w:eastAsia="zh-CN"/>
        </w:rPr>
        <w:t>2）5×5</w:t>
      </w:r>
    </w:p>
    <w:p w14:paraId="14B07528">
      <w:pPr>
        <w:ind w:firstLine="420" w:firstLineChars="0"/>
        <w:rPr>
          <w:rFonts w:hint="eastAsia"/>
          <w:lang w:val="en-US" w:eastAsia="zh-CN"/>
        </w:rPr>
      </w:pPr>
      <w:r>
        <w:rPr>
          <w:rFonts w:hint="eastAsia"/>
          <w:lang w:val="en-US" w:eastAsia="zh-CN"/>
        </w:rPr>
        <w:t>视觉效果：</w:t>
      </w:r>
      <w:r>
        <w:rPr>
          <w:lang w:val="en-US" w:eastAsia="zh-CN"/>
        </w:rPr>
        <w:t>明显模糊，噪声大幅减少，边缘开始柔化</w:t>
      </w:r>
      <w:r>
        <w:rPr>
          <w:rFonts w:hint="eastAsia"/>
          <w:lang w:val="en-US" w:eastAsia="zh-CN"/>
        </w:rPr>
        <w:t>。</w:t>
      </w:r>
      <w:r>
        <w:rPr>
          <w:lang w:val="en-US" w:eastAsia="zh-CN"/>
        </w:rPr>
        <w:t>直方图明显平滑，尖锐噪声峰基本消失，灰度分布更连续</w:t>
      </w:r>
      <w:r>
        <w:rPr>
          <w:rFonts w:hint="eastAsia"/>
          <w:lang w:val="en-US" w:eastAsia="zh-CN"/>
        </w:rPr>
        <w:t>。</w:t>
      </w:r>
    </w:p>
    <w:p w14:paraId="7AAA643A">
      <w:r>
        <w:drawing>
          <wp:inline distT="0" distB="0" distL="114300" distR="114300">
            <wp:extent cx="5263515" cy="2193290"/>
            <wp:effectExtent l="0" t="0" r="698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63515" cy="2193290"/>
                    </a:xfrm>
                    <a:prstGeom prst="rect">
                      <a:avLst/>
                    </a:prstGeom>
                    <a:noFill/>
                    <a:ln>
                      <a:noFill/>
                    </a:ln>
                  </pic:spPr>
                </pic:pic>
              </a:graphicData>
            </a:graphic>
          </wp:inline>
        </w:drawing>
      </w:r>
    </w:p>
    <w:p w14:paraId="1E77DB89">
      <w:pPr>
        <w:rPr>
          <w:rFonts w:hint="eastAsia"/>
          <w:lang w:val="en-US" w:eastAsia="zh-CN"/>
        </w:rPr>
      </w:pPr>
      <w:r>
        <w:rPr>
          <w:rFonts w:hint="eastAsia"/>
          <w:lang w:eastAsia="zh-CN"/>
        </w:rPr>
        <w:t>（</w:t>
      </w:r>
      <w:r>
        <w:rPr>
          <w:rFonts w:hint="eastAsia"/>
          <w:lang w:val="en-US" w:eastAsia="zh-CN"/>
        </w:rPr>
        <w:t>3）7×7</w:t>
      </w:r>
    </w:p>
    <w:p w14:paraId="7CA33AEA">
      <w:pPr>
        <w:keepNext w:val="0"/>
        <w:keepLines w:val="0"/>
        <w:widowControl/>
        <w:suppressLineNumbers w:val="0"/>
        <w:ind w:firstLine="420" w:firstLineChars="0"/>
        <w:jc w:val="left"/>
      </w:pPr>
      <w:r>
        <w:rPr>
          <w:rFonts w:hint="eastAsia"/>
          <w:lang w:val="en-US" w:eastAsia="zh-CN"/>
        </w:rPr>
        <w:t>视觉效果：模糊比较严重，噪声基本消失，边缘轮廓模糊不清。</w:t>
      </w:r>
      <w:r>
        <w:rPr>
          <w:lang w:val="en-US" w:eastAsia="zh-CN"/>
        </w:rPr>
        <w:t>直方图非常平滑，灰度分布趋于均匀，无明显噪声峰</w:t>
      </w:r>
      <w:r>
        <w:rPr>
          <w:rFonts w:hint="eastAsia"/>
          <w:lang w:val="en-US" w:eastAsia="zh-CN"/>
        </w:rPr>
        <w:t>。</w:t>
      </w:r>
    </w:p>
    <w:p w14:paraId="2CDB8304">
      <w:pPr>
        <w:rPr>
          <w:rFonts w:hint="eastAsia"/>
          <w:lang w:eastAsia="zh-CN"/>
        </w:rPr>
      </w:pPr>
      <w:r>
        <w:drawing>
          <wp:inline distT="0" distB="0" distL="114300" distR="114300">
            <wp:extent cx="5263515" cy="2193290"/>
            <wp:effectExtent l="0" t="0" r="698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63515" cy="2193290"/>
                    </a:xfrm>
                    <a:prstGeom prst="rect">
                      <a:avLst/>
                    </a:prstGeom>
                    <a:noFill/>
                    <a:ln>
                      <a:noFill/>
                    </a:ln>
                  </pic:spPr>
                </pic:pic>
              </a:graphicData>
            </a:graphic>
          </wp:inline>
        </w:drawing>
      </w:r>
    </w:p>
    <w:p w14:paraId="13C2D51A">
      <w:pPr>
        <w:rPr>
          <w:rFonts w:hint="eastAsia"/>
          <w:lang w:eastAsia="zh-CN"/>
        </w:rPr>
      </w:pPr>
    </w:p>
    <w:p w14:paraId="3C477034">
      <w:pPr>
        <w:keepNext w:val="0"/>
        <w:keepLines w:val="0"/>
        <w:widowControl/>
        <w:suppressLineNumbers w:val="0"/>
        <w:jc w:val="left"/>
      </w:pPr>
      <w:r>
        <w:rPr>
          <w:rFonts w:hint="eastAsia"/>
          <w:lang w:val="en-US" w:eastAsia="zh-CN"/>
        </w:rPr>
        <w:t>分析：</w:t>
      </w:r>
      <w:r>
        <w:rPr>
          <w:lang w:val="en-US" w:eastAsia="zh-CN"/>
        </w:rPr>
        <w:t>均值滤波核越大，降噪能力越强，但对细节的破坏也越严重（图像越模糊），本质是更大范围的平均导致高频细节被抹平。</w:t>
      </w:r>
    </w:p>
    <w:p w14:paraId="52C0F2DE">
      <w:pPr>
        <w:rPr>
          <w:rFonts w:hint="eastAsia"/>
          <w:lang w:val="en-US" w:eastAsia="zh-CN"/>
        </w:rPr>
      </w:pPr>
    </w:p>
    <w:p w14:paraId="21E1BE5C">
      <w:pPr>
        <w:rPr>
          <w:rFonts w:hint="eastAsia"/>
          <w:lang w:val="en-US" w:eastAsia="zh-CN"/>
        </w:rPr>
      </w:pPr>
    </w:p>
    <w:p w14:paraId="2B91BEA1">
      <w:pPr>
        <w:numPr>
          <w:ilvl w:val="0"/>
          <w:numId w:val="3"/>
        </w:numPr>
        <w:ind w:left="0" w:leftChars="0" w:firstLine="0" w:firstLineChars="0"/>
        <w:rPr>
          <w:rFonts w:hint="eastAsia"/>
          <w:lang w:val="en-US" w:eastAsia="zh-CN"/>
        </w:rPr>
      </w:pPr>
      <w:r>
        <w:rPr>
          <w:rFonts w:hint="eastAsia"/>
          <w:lang w:val="en-US" w:eastAsia="zh-CN"/>
        </w:rPr>
        <w:t>高斯滤波：</w:t>
      </w:r>
    </w:p>
    <w:p w14:paraId="0E588E4F">
      <w:pPr>
        <w:numPr>
          <w:numId w:val="0"/>
        </w:numPr>
        <w:rPr>
          <w:rFonts w:hint="eastAsia"/>
          <w:lang w:val="en-US" w:eastAsia="zh-CN"/>
        </w:rPr>
      </w:pPr>
      <w:r>
        <w:rPr>
          <w:rFonts w:hint="eastAsia"/>
          <w:lang w:val="en-US" w:eastAsia="zh-CN"/>
        </w:rPr>
        <w:t>核大小：</w:t>
      </w:r>
    </w:p>
    <w:p w14:paraId="0CE9FAE0">
      <w:pPr>
        <w:numPr>
          <w:numId w:val="0"/>
        </w:numPr>
        <w:rPr>
          <w:rFonts w:hint="eastAsia"/>
          <w:lang w:val="en-US" w:eastAsia="zh-CN"/>
        </w:rPr>
      </w:pPr>
      <w:r>
        <w:rPr>
          <w:rFonts w:hint="eastAsia"/>
          <w:lang w:val="en-US" w:eastAsia="zh-CN"/>
        </w:rPr>
        <w:t>3×3，sig=0</w:t>
      </w:r>
    </w:p>
    <w:p w14:paraId="4BCAE680">
      <w:pPr>
        <w:ind w:firstLine="420" w:firstLineChars="0"/>
        <w:rPr>
          <w:rFonts w:hint="eastAsia"/>
          <w:lang w:val="en-US" w:eastAsia="zh-CN"/>
        </w:rPr>
      </w:pPr>
      <w:r>
        <w:rPr>
          <w:rFonts w:hint="eastAsia"/>
          <w:lang w:val="en-US" w:eastAsia="zh-CN"/>
        </w:rPr>
        <w:t>视觉效果；</w:t>
      </w:r>
      <w:r>
        <w:rPr>
          <w:lang w:val="en-US" w:eastAsia="zh-CN"/>
        </w:rPr>
        <w:t>轻微平滑，噪声少量减少，边缘保留最好，</w:t>
      </w:r>
      <w:r>
        <w:rPr>
          <w:rFonts w:hint="eastAsia"/>
          <w:lang w:val="en-US" w:eastAsia="zh-CN"/>
        </w:rPr>
        <w:t>直方图变化：</w:t>
      </w:r>
      <w:r>
        <w:rPr>
          <w:lang w:val="en-US" w:eastAsia="zh-CN"/>
        </w:rPr>
        <w:t>轻微平滑，噪声峰可见，灰度分布基本不变</w:t>
      </w:r>
      <w:r>
        <w:rPr>
          <w:rFonts w:hint="eastAsia"/>
          <w:lang w:val="en-US" w:eastAsia="zh-CN"/>
        </w:rPr>
        <w:t>。</w:t>
      </w:r>
    </w:p>
    <w:p w14:paraId="7802D42C">
      <w:r>
        <w:drawing>
          <wp:inline distT="0" distB="0" distL="114300" distR="114300">
            <wp:extent cx="5263515" cy="2193290"/>
            <wp:effectExtent l="0" t="0" r="698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63515" cy="2193290"/>
                    </a:xfrm>
                    <a:prstGeom prst="rect">
                      <a:avLst/>
                    </a:prstGeom>
                    <a:noFill/>
                    <a:ln>
                      <a:noFill/>
                    </a:ln>
                  </pic:spPr>
                </pic:pic>
              </a:graphicData>
            </a:graphic>
          </wp:inline>
        </w:drawing>
      </w:r>
    </w:p>
    <w:p w14:paraId="7E32860C">
      <w:pPr>
        <w:rPr>
          <w:rFonts w:hint="eastAsia"/>
          <w:lang w:val="en-US" w:eastAsia="zh-CN"/>
        </w:rPr>
      </w:pPr>
    </w:p>
    <w:p w14:paraId="4C03B40A">
      <w:pPr>
        <w:keepNext w:val="0"/>
        <w:keepLines w:val="0"/>
        <w:widowControl/>
        <w:suppressLineNumbers w:val="0"/>
        <w:jc w:val="left"/>
        <w:rPr>
          <w:rFonts w:hint="eastAsia"/>
          <w:lang w:val="en-US" w:eastAsia="zh-CN"/>
        </w:rPr>
      </w:pPr>
      <w:r>
        <w:rPr>
          <w:rFonts w:hint="eastAsia"/>
          <w:lang w:val="en-US" w:eastAsia="zh-CN"/>
        </w:rPr>
        <w:t>5×5，sig=0</w:t>
      </w:r>
    </w:p>
    <w:p w14:paraId="0653C339">
      <w:pPr>
        <w:keepNext w:val="0"/>
        <w:keepLines w:val="0"/>
        <w:widowControl/>
        <w:suppressLineNumbers w:val="0"/>
        <w:ind w:firstLine="420" w:firstLineChars="0"/>
        <w:jc w:val="left"/>
      </w:pPr>
      <w:r>
        <w:rPr>
          <w:rFonts w:hint="eastAsia"/>
          <w:lang w:val="en-US" w:eastAsia="zh-CN"/>
        </w:rPr>
        <w:t>视觉效果：</w:t>
      </w:r>
      <w:r>
        <w:rPr>
          <w:lang w:val="en-US" w:eastAsia="zh-CN"/>
        </w:rPr>
        <w:t>明显平滑，噪声减少，边缘柔化但比同尺寸均值滤波清晰</w:t>
      </w:r>
      <w:r>
        <w:rPr>
          <w:rFonts w:hint="eastAsia"/>
          <w:lang w:val="en-US" w:eastAsia="zh-CN"/>
        </w:rPr>
        <w:t>，直方图变化：</w:t>
      </w:r>
      <w:r>
        <w:rPr>
          <w:lang w:val="en-US" w:eastAsia="zh-CN"/>
        </w:rPr>
        <w:t>平滑</w:t>
      </w:r>
      <w:r>
        <w:rPr>
          <w:rFonts w:hint="eastAsia"/>
          <w:lang w:val="en-US" w:eastAsia="zh-CN"/>
        </w:rPr>
        <w:t>程度提升</w:t>
      </w:r>
      <w:r>
        <w:rPr>
          <w:lang w:val="en-US" w:eastAsia="zh-CN"/>
        </w:rPr>
        <w:t>，</w:t>
      </w:r>
      <w:r>
        <w:rPr>
          <w:rFonts w:hint="eastAsia"/>
          <w:lang w:val="en-US" w:eastAsia="zh-CN"/>
        </w:rPr>
        <w:t>大量</w:t>
      </w:r>
      <w:r>
        <w:rPr>
          <w:lang w:val="en-US" w:eastAsia="zh-CN"/>
        </w:rPr>
        <w:t>噪声峰消失，灰度分布连续</w:t>
      </w:r>
      <w:r>
        <w:rPr>
          <w:rFonts w:hint="eastAsia"/>
          <w:lang w:val="en-US" w:eastAsia="zh-CN"/>
        </w:rPr>
        <w:t>，PSNR值相比3×3有所上升。</w:t>
      </w:r>
    </w:p>
    <w:p w14:paraId="5F492674">
      <w:pPr>
        <w:keepNext w:val="0"/>
        <w:keepLines w:val="0"/>
        <w:widowControl/>
        <w:suppressLineNumbers w:val="0"/>
        <w:jc w:val="left"/>
      </w:pPr>
      <w:r>
        <w:drawing>
          <wp:inline distT="0" distB="0" distL="114300" distR="114300">
            <wp:extent cx="5263515" cy="2193290"/>
            <wp:effectExtent l="0" t="0" r="698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263515" cy="2193290"/>
                    </a:xfrm>
                    <a:prstGeom prst="rect">
                      <a:avLst/>
                    </a:prstGeom>
                    <a:noFill/>
                    <a:ln>
                      <a:noFill/>
                    </a:ln>
                  </pic:spPr>
                </pic:pic>
              </a:graphicData>
            </a:graphic>
          </wp:inline>
        </w:drawing>
      </w:r>
    </w:p>
    <w:p w14:paraId="55441AED">
      <w:pPr>
        <w:keepNext w:val="0"/>
        <w:keepLines w:val="0"/>
        <w:widowControl/>
        <w:suppressLineNumbers w:val="0"/>
        <w:jc w:val="left"/>
        <w:rPr>
          <w:rFonts w:hint="default"/>
          <w:lang w:val="en-US"/>
        </w:rPr>
      </w:pPr>
    </w:p>
    <w:p w14:paraId="6C09F379">
      <w:pPr>
        <w:keepNext w:val="0"/>
        <w:keepLines w:val="0"/>
        <w:widowControl/>
        <w:suppressLineNumbers w:val="0"/>
        <w:jc w:val="left"/>
        <w:rPr>
          <w:rFonts w:hint="eastAsia"/>
          <w:lang w:val="en-US" w:eastAsia="zh-CN"/>
        </w:rPr>
      </w:pPr>
      <w:r>
        <w:rPr>
          <w:rFonts w:hint="eastAsia"/>
          <w:lang w:val="en-US" w:eastAsia="zh-CN"/>
        </w:rPr>
        <w:t>Sig值变化：</w:t>
      </w:r>
    </w:p>
    <w:p w14:paraId="08C99831">
      <w:pPr>
        <w:keepNext w:val="0"/>
        <w:keepLines w:val="0"/>
        <w:widowControl/>
        <w:suppressLineNumbers w:val="0"/>
        <w:jc w:val="left"/>
        <w:rPr>
          <w:rFonts w:hint="eastAsia"/>
          <w:lang w:val="en-US" w:eastAsia="zh-CN"/>
        </w:rPr>
      </w:pPr>
      <w:r>
        <w:rPr>
          <w:rFonts w:hint="eastAsia"/>
          <w:lang w:val="en-US" w:eastAsia="zh-CN"/>
        </w:rPr>
        <w:t>5×5，sig=1</w:t>
      </w:r>
    </w:p>
    <w:p w14:paraId="1F9CAA20">
      <w:pPr>
        <w:rPr>
          <w:rFonts w:hint="default"/>
          <w:lang w:val="en-US" w:eastAsia="zh-CN"/>
        </w:rPr>
      </w:pPr>
      <w:r>
        <w:rPr>
          <w:rFonts w:hint="eastAsia"/>
          <w:lang w:val="en-US" w:eastAsia="zh-CN"/>
        </w:rPr>
        <w:t>视觉效果：</w:t>
      </w:r>
      <w:r>
        <w:rPr>
          <w:lang w:val="en-US" w:eastAsia="zh-CN"/>
        </w:rPr>
        <w:t>平滑效果强，噪声</w:t>
      </w:r>
      <w:r>
        <w:rPr>
          <w:rFonts w:hint="eastAsia"/>
          <w:lang w:val="en-US" w:eastAsia="zh-CN"/>
        </w:rPr>
        <w:t>基本</w:t>
      </w:r>
      <w:r>
        <w:rPr>
          <w:lang w:val="en-US" w:eastAsia="zh-CN"/>
        </w:rPr>
        <w:t>消失，边缘柔化但无明显失真</w:t>
      </w:r>
      <w:r>
        <w:rPr>
          <w:rFonts w:hint="eastAsia"/>
          <w:lang w:val="en-US" w:eastAsia="zh-CN"/>
        </w:rPr>
        <w:t>，直方图变化：比sig=0时</w:t>
      </w:r>
      <w:r>
        <w:rPr>
          <w:lang w:val="en-US" w:eastAsia="zh-CN"/>
        </w:rPr>
        <w:t>平滑，灰度分布均匀，噪声峰</w:t>
      </w:r>
      <w:r>
        <w:rPr>
          <w:rFonts w:hint="eastAsia"/>
          <w:lang w:val="en-US" w:eastAsia="zh-CN"/>
        </w:rPr>
        <w:t>减少，PSNR值相比sig=0时有所上升。</w:t>
      </w:r>
    </w:p>
    <w:p w14:paraId="4E2CDBF9">
      <w:r>
        <w:drawing>
          <wp:inline distT="0" distB="0" distL="114300" distR="114300">
            <wp:extent cx="5263515" cy="2193290"/>
            <wp:effectExtent l="0" t="0" r="698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263515" cy="2193290"/>
                    </a:xfrm>
                    <a:prstGeom prst="rect">
                      <a:avLst/>
                    </a:prstGeom>
                    <a:noFill/>
                    <a:ln>
                      <a:noFill/>
                    </a:ln>
                  </pic:spPr>
                </pic:pic>
              </a:graphicData>
            </a:graphic>
          </wp:inline>
        </w:drawing>
      </w:r>
    </w:p>
    <w:p w14:paraId="389E866C">
      <w:pPr>
        <w:rPr>
          <w:rFonts w:hint="eastAsia"/>
          <w:lang w:val="en-US" w:eastAsia="zh-CN"/>
        </w:rPr>
      </w:pPr>
      <w:r>
        <w:rPr>
          <w:rFonts w:hint="eastAsia"/>
          <w:lang w:val="en-US" w:eastAsia="zh-CN"/>
        </w:rPr>
        <w:t>分析：</w:t>
      </w:r>
    </w:p>
    <w:p w14:paraId="4C8A43B6">
      <w:pPr>
        <w:numPr>
          <w:ilvl w:val="0"/>
          <w:numId w:val="4"/>
        </w:numPr>
        <w:ind w:firstLine="420" w:firstLineChars="0"/>
        <w:rPr>
          <w:lang w:val="en-US" w:eastAsia="zh-CN"/>
        </w:rPr>
      </w:pPr>
      <w:r>
        <w:rPr>
          <w:lang w:val="en-US" w:eastAsia="zh-CN"/>
        </w:rPr>
        <w:t>同σ下，核越大，平滑、降噪能力越强，细节丢失越多；</w:t>
      </w:r>
    </w:p>
    <w:p w14:paraId="7586AB0F">
      <w:pPr>
        <w:numPr>
          <w:ilvl w:val="0"/>
          <w:numId w:val="4"/>
        </w:numPr>
        <w:ind w:left="0" w:leftChars="0" w:firstLine="420" w:firstLineChars="0"/>
        <w:rPr>
          <w:lang w:val="en-US" w:eastAsia="zh-CN"/>
        </w:rPr>
      </w:pPr>
      <w:r>
        <w:rPr>
          <w:lang w:val="en-US" w:eastAsia="zh-CN"/>
        </w:rPr>
        <w:t>同核大小下，σ越大，平滑强度越高，降噪效果越好，但边缘模糊越明显；</w:t>
      </w:r>
    </w:p>
    <w:p w14:paraId="73B54355">
      <w:pPr>
        <w:numPr>
          <w:ilvl w:val="0"/>
          <w:numId w:val="4"/>
        </w:numPr>
        <w:ind w:left="0" w:leftChars="0" w:firstLine="420" w:firstLineChars="0"/>
        <w:rPr>
          <w:lang w:val="en-US" w:eastAsia="zh-CN"/>
        </w:rPr>
      </w:pPr>
      <w:r>
        <w:rPr>
          <w:lang w:val="en-US" w:eastAsia="zh-CN"/>
        </w:rPr>
        <w:t>同参数下，高斯滤波比均值滤波更保边，不会出现块状模糊，视觉效果更自然。</w:t>
      </w:r>
    </w:p>
    <w:p w14:paraId="1A579A72">
      <w:pPr>
        <w:widowControl w:val="0"/>
        <w:numPr>
          <w:numId w:val="0"/>
        </w:numPr>
        <w:jc w:val="both"/>
        <w:rPr>
          <w:lang w:val="en-US" w:eastAsia="zh-CN"/>
        </w:rPr>
      </w:pPr>
    </w:p>
    <w:p w14:paraId="23683273">
      <w:pPr>
        <w:widowControl w:val="0"/>
        <w:numPr>
          <w:numId w:val="0"/>
        </w:numPr>
        <w:jc w:val="both"/>
        <w:rPr>
          <w:lang w:val="en-US" w:eastAsia="zh-CN"/>
        </w:rPr>
      </w:pPr>
    </w:p>
    <w:p w14:paraId="17BF7FC0">
      <w:pPr>
        <w:widowControl w:val="0"/>
        <w:numPr>
          <w:ilvl w:val="0"/>
          <w:numId w:val="3"/>
        </w:numPr>
        <w:ind w:left="0" w:leftChars="0" w:firstLine="0" w:firstLineChars="0"/>
        <w:jc w:val="both"/>
        <w:rPr>
          <w:rFonts w:hint="eastAsia"/>
          <w:lang w:val="en-US" w:eastAsia="zh-CN"/>
        </w:rPr>
      </w:pPr>
      <w:r>
        <w:rPr>
          <w:rFonts w:hint="eastAsia"/>
          <w:lang w:val="en-US" w:eastAsia="zh-CN"/>
        </w:rPr>
        <w:t>组合处理办法：</w:t>
      </w:r>
    </w:p>
    <w:p w14:paraId="00DFFA5C">
      <w:pPr>
        <w:widowControl w:val="0"/>
        <w:numPr>
          <w:ilvl w:val="0"/>
          <w:numId w:val="5"/>
        </w:numPr>
        <w:ind w:leftChars="0"/>
        <w:jc w:val="both"/>
        <w:rPr>
          <w:rFonts w:hint="eastAsia"/>
          <w:lang w:val="en-US" w:eastAsia="zh-CN"/>
        </w:rPr>
      </w:pPr>
      <w:r>
        <w:rPr>
          <w:rFonts w:hint="eastAsia"/>
          <w:lang w:val="en-US" w:eastAsia="zh-CN"/>
        </w:rPr>
        <w:t>滤波-&gt;均衡化</w:t>
      </w:r>
    </w:p>
    <w:p w14:paraId="3E977EC8">
      <w:pPr>
        <w:widowControl w:val="0"/>
        <w:numPr>
          <w:numId w:val="0"/>
        </w:numPr>
        <w:jc w:val="both"/>
        <w:rPr>
          <w:rFonts w:hint="eastAsia"/>
          <w:lang w:val="en-US" w:eastAsia="zh-CN"/>
        </w:rPr>
      </w:pPr>
      <w:r>
        <w:rPr>
          <w:rFonts w:hint="eastAsia"/>
          <w:lang w:val="en-US" w:eastAsia="zh-CN"/>
        </w:rPr>
        <w:t>高斯5×5-&gt; 均衡化：</w:t>
      </w:r>
    </w:p>
    <w:p w14:paraId="2B1823BA">
      <w:r>
        <w:rPr>
          <w:rFonts w:hint="eastAsia"/>
          <w:lang w:val="en-US" w:eastAsia="zh-CN"/>
        </w:rPr>
        <w:t>视觉效果：</w:t>
      </w:r>
      <w:r>
        <w:rPr>
          <w:lang w:val="en-US" w:eastAsia="zh-CN"/>
        </w:rPr>
        <w:t>图像干净，噪声少，对比度自然，边缘保留较好，视觉效果最优</w:t>
      </w:r>
    </w:p>
    <w:p w14:paraId="6DA35B9E">
      <w:pPr>
        <w:rPr>
          <w:lang w:val="en-US" w:eastAsia="zh-CN"/>
        </w:rPr>
      </w:pPr>
      <w:r>
        <w:rPr>
          <w:rFonts w:hint="eastAsia"/>
          <w:lang w:val="en-US" w:eastAsia="zh-CN"/>
        </w:rPr>
        <w:t>直方图变化：</w:t>
      </w:r>
      <w:r>
        <w:rPr>
          <w:lang w:val="en-US" w:eastAsia="zh-CN"/>
        </w:rPr>
        <w:t>先平滑（噪声峰消失），再拉伸，灰度分布均匀，无噪声峰，明暗过渡自然</w:t>
      </w:r>
    </w:p>
    <w:p w14:paraId="5E44DF5F">
      <w:r>
        <w:t>定量指标表现</w:t>
      </w:r>
    </w:p>
    <w:p w14:paraId="677C62FB">
      <w:r>
        <w:t>PSNR 较高（与原图失真小）→ 因为提前降噪，均衡化不会过度放大误差。</w:t>
      </w:r>
    </w:p>
    <w:p w14:paraId="7FEF8311">
      <w:pPr>
        <w:rPr>
          <w:rFonts w:hint="eastAsia" w:eastAsiaTheme="minorEastAsia"/>
          <w:lang w:eastAsia="zh-CN"/>
        </w:rPr>
      </w:pPr>
      <w:r>
        <w:t>信息熵适中→ 噪声减少了，但细节仍保留，所以熵不会断崖式下降</w:t>
      </w:r>
      <w:r>
        <w:rPr>
          <w:rFonts w:hint="eastAsia"/>
          <w:lang w:eastAsia="zh-CN"/>
        </w:rPr>
        <w:t>。</w:t>
      </w:r>
    </w:p>
    <w:p w14:paraId="60E999D2">
      <w:pPr>
        <w:rPr>
          <w:lang w:val="en-US" w:eastAsia="zh-CN"/>
        </w:rPr>
      </w:pPr>
    </w:p>
    <w:p w14:paraId="152D6E96">
      <w:r>
        <w:drawing>
          <wp:inline distT="0" distB="0" distL="114300" distR="114300">
            <wp:extent cx="5263515" cy="2193290"/>
            <wp:effectExtent l="0" t="0" r="698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5263515" cy="2193290"/>
                    </a:xfrm>
                    <a:prstGeom prst="rect">
                      <a:avLst/>
                    </a:prstGeom>
                    <a:noFill/>
                    <a:ln>
                      <a:noFill/>
                    </a:ln>
                  </pic:spPr>
                </pic:pic>
              </a:graphicData>
            </a:graphic>
          </wp:inline>
        </w:drawing>
      </w:r>
    </w:p>
    <w:p w14:paraId="308BE927">
      <w:pPr>
        <w:numPr>
          <w:ilvl w:val="0"/>
          <w:numId w:val="5"/>
        </w:numPr>
        <w:ind w:left="0" w:leftChars="0" w:firstLine="0" w:firstLineChars="0"/>
        <w:rPr>
          <w:rFonts w:hint="eastAsia"/>
          <w:lang w:val="en-US" w:eastAsia="zh-CN"/>
        </w:rPr>
      </w:pPr>
      <w:r>
        <w:rPr>
          <w:rFonts w:hint="eastAsia"/>
          <w:lang w:val="en-US" w:eastAsia="zh-CN"/>
        </w:rPr>
        <w:t>均衡化-&gt;滤波</w:t>
      </w:r>
    </w:p>
    <w:p w14:paraId="351EBB17">
      <w:pPr>
        <w:numPr>
          <w:numId w:val="0"/>
        </w:numPr>
        <w:ind w:leftChars="0"/>
        <w:rPr>
          <w:rFonts w:hint="eastAsia"/>
          <w:lang w:val="en-US" w:eastAsia="zh-CN"/>
        </w:rPr>
      </w:pPr>
      <w:r>
        <w:rPr>
          <w:rFonts w:hint="eastAsia"/>
          <w:lang w:val="en-US" w:eastAsia="zh-CN"/>
        </w:rPr>
        <w:t>均衡化-&gt;高斯5×5</w:t>
      </w:r>
    </w:p>
    <w:p w14:paraId="6D431E0F">
      <w:pPr>
        <w:ind w:firstLine="420" w:firstLineChars="0"/>
      </w:pPr>
      <w:r>
        <w:t>视觉效果</w:t>
      </w:r>
      <w:r>
        <w:rPr>
          <w:rFonts w:hint="eastAsia"/>
          <w:lang w:eastAsia="zh-CN"/>
        </w:rPr>
        <w:t>：</w:t>
      </w:r>
      <w:r>
        <w:t>对比度确实变高，但噪声被均衡化放大后，即使再滤波，仍然会有明显颗粒感 / 噪点残留。边缘模糊较明显，因为滤波是在增强后的细节上 “一刀切”。图像看起来更 “亮”，但不够干净。</w:t>
      </w:r>
    </w:p>
    <w:p w14:paraId="33B19221">
      <w:pPr>
        <w:ind w:firstLine="420" w:firstLineChars="0"/>
      </w:pPr>
      <w:r>
        <w:t>直方图形态</w:t>
      </w:r>
      <w:r>
        <w:rPr>
          <w:rFonts w:hint="eastAsia"/>
          <w:lang w:eastAsia="zh-CN"/>
        </w:rPr>
        <w:t>；</w:t>
      </w:r>
      <w:r>
        <w:t>均衡化先把灰度分布摊开到 0~255，使直方图变得很 “满”。</w:t>
      </w:r>
    </w:p>
    <w:p w14:paraId="1559CB2B">
      <w:r>
        <w:t>这个过程同时放大了噪声。再滤波后，噪声峰被部分抹平，但仍保留细碎的起伏。整体直方图更均匀，但噪声结构更明显。</w:t>
      </w:r>
    </w:p>
    <w:p w14:paraId="574017B5">
      <w:pPr>
        <w:ind w:firstLine="420" w:firstLineChars="0"/>
      </w:pPr>
      <w:r>
        <w:t>定量指标表现</w:t>
      </w:r>
      <w:r>
        <w:rPr>
          <w:rFonts w:hint="eastAsia"/>
          <w:lang w:eastAsia="zh-CN"/>
        </w:rPr>
        <w:t>：</w:t>
      </w:r>
      <w:r>
        <w:t>PSNR 略高但接近 21dB 左右→ 失真其实不小，因为均衡化本身就引入误差。信息熵偏高→ 说明细节多，但也包含被放大的噪声与伪轮廓。</w:t>
      </w:r>
    </w:p>
    <w:p w14:paraId="6A7495A8">
      <w:r>
        <w:drawing>
          <wp:inline distT="0" distB="0" distL="114300" distR="114300">
            <wp:extent cx="5263515" cy="2193290"/>
            <wp:effectExtent l="0" t="0" r="6985"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5263515" cy="2193290"/>
                    </a:xfrm>
                    <a:prstGeom prst="rect">
                      <a:avLst/>
                    </a:prstGeom>
                    <a:noFill/>
                    <a:ln>
                      <a:noFill/>
                    </a:ln>
                  </pic:spPr>
                </pic:pic>
              </a:graphicData>
            </a:graphic>
          </wp:inline>
        </w:drawing>
      </w:r>
    </w:p>
    <w:p w14:paraId="47E6882A">
      <w:pPr>
        <w:rPr>
          <w:lang w:val="en-US" w:eastAsia="zh-CN"/>
        </w:rPr>
      </w:pPr>
    </w:p>
    <w:p w14:paraId="02B0A234">
      <w:r>
        <w:rPr>
          <w:lang w:val="en-US" w:eastAsia="zh-CN"/>
        </w:rPr>
        <w:t>分析：处理顺序直接决定最终效果，“滤波→均衡化”优于“均衡化→滤波”。原因如下：</w:t>
      </w:r>
    </w:p>
    <w:p w14:paraId="01F7B964">
      <w:pPr>
        <w:ind w:firstLine="420" w:firstLineChars="0"/>
      </w:pPr>
      <w:r>
        <w:rPr>
          <w:lang w:val="en-US" w:eastAsia="zh-CN"/>
        </w:rPr>
        <w:t>先滤波后均衡化：先通过滤波降低噪声，再进行均衡化增强对比度，避免了均衡化放大噪声的问题，图像干净、对比度自然，是兼顾降噪与增强的最优顺序。</w:t>
      </w:r>
    </w:p>
    <w:p w14:paraId="4CA2B7CD">
      <w:pPr>
        <w:ind w:firstLine="420" w:firstLineChars="0"/>
        <w:rPr>
          <w:lang w:val="en-US" w:eastAsia="zh-CN"/>
        </w:rPr>
      </w:pPr>
      <w:r>
        <w:rPr>
          <w:lang w:val="en-US" w:eastAsia="zh-CN"/>
        </w:rPr>
        <w:t>先均衡化后滤波：先拉伸对比度，会同步放大噪声，后续滤波只能部分消除噪声，无法完全去除被放大的颗粒感，且会进一步模糊增强后的细节，整体效果</w:t>
      </w:r>
      <w:r>
        <w:rPr>
          <w:rFonts w:hint="eastAsia"/>
          <w:lang w:val="en-US" w:eastAsia="zh-CN"/>
        </w:rPr>
        <w:t>相比</w:t>
      </w:r>
      <w:r>
        <w:rPr>
          <w:lang w:val="en-US" w:eastAsia="zh-CN"/>
        </w:rPr>
        <w:t>先滤波后均衡化较差。</w:t>
      </w:r>
    </w:p>
    <w:p w14:paraId="60A81E4A">
      <w:pPr>
        <w:ind w:firstLine="420" w:firstLineChars="0"/>
        <w:rPr>
          <w:lang w:val="en-US" w:eastAsia="zh-CN"/>
        </w:rPr>
      </w:pPr>
    </w:p>
    <w:p w14:paraId="1AD0C4F3">
      <w:pPr>
        <w:numPr>
          <w:ilvl w:val="0"/>
          <w:numId w:val="1"/>
        </w:numPr>
        <w:ind w:left="0" w:leftChars="0" w:firstLine="0" w:firstLineChars="0"/>
        <w:rPr>
          <w:rFonts w:hint="eastAsia"/>
          <w:sz w:val="28"/>
          <w:szCs w:val="32"/>
          <w:lang w:val="en-US" w:eastAsia="zh-CN"/>
        </w:rPr>
      </w:pPr>
      <w:r>
        <w:rPr>
          <w:rFonts w:hint="eastAsia"/>
          <w:sz w:val="28"/>
          <w:szCs w:val="32"/>
          <w:lang w:val="en-US" w:eastAsia="zh-CN"/>
        </w:rPr>
        <w:t>实验结论</w:t>
      </w:r>
    </w:p>
    <w:p w14:paraId="583D7905">
      <w:pPr>
        <w:widowControl w:val="0"/>
        <w:numPr>
          <w:numId w:val="0"/>
        </w:numPr>
        <w:ind w:left="0" w:leftChars="0" w:firstLine="420" w:firstLineChars="0"/>
        <w:jc w:val="both"/>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1.全局直方图均衡化能有效提升低对比度图像的对比度，但会放大噪声，导致PSNR下降。</w:t>
      </w:r>
    </w:p>
    <w:p w14:paraId="35A06E0D">
      <w:pPr>
        <w:widowControl w:val="0"/>
        <w:numPr>
          <w:numId w:val="0"/>
        </w:numPr>
        <w:ind w:left="0" w:leftChars="0" w:firstLine="420" w:firstLineChars="0"/>
        <w:jc w:val="both"/>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2.均值滤波和高斯滤波均能实现降噪效果，核大小和σ值决定降噪强度与细节保留程度：核越大、σ越大，降噪越强，但图像越模糊，信息熵越低，PSNR越高。</w:t>
      </w:r>
    </w:p>
    <w:p w14:paraId="72CFFD16">
      <w:pPr>
        <w:widowControl w:val="0"/>
        <w:numPr>
          <w:numId w:val="0"/>
        </w:numPr>
        <w:ind w:left="0" w:leftChars="0" w:firstLine="420" w:firstLineChars="0"/>
        <w:jc w:val="both"/>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3.同参数下，高斯滤波的效果优于均值滤波，其加权平均的特性的使得图像平滑更自然，对边缘的保留更好，无块状模糊。</w:t>
      </w:r>
    </w:p>
    <w:p w14:paraId="77F7DCAD">
      <w:pPr>
        <w:widowControl w:val="0"/>
        <w:numPr>
          <w:numId w:val="0"/>
        </w:numPr>
        <w:ind w:left="0" w:leftChars="0" w:firstLine="420" w:firstLineChars="0"/>
        <w:jc w:val="both"/>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4.组合处理中，“滤波→均衡化”的顺序优于“均衡化→滤波”，该顺序能先降噪再增强，避免噪声被放大，实现干净且对比度自然的处理效果，其中5×5高斯滤波（σ=1）→均衡化是本次实验的最优处理方案。</w:t>
      </w:r>
    </w:p>
    <w:p w14:paraId="4E261A44">
      <w:pPr>
        <w:widowControl w:val="0"/>
        <w:numPr>
          <w:numId w:val="0"/>
        </w:numPr>
        <w:ind w:left="0" w:leftChars="0" w:firstLine="420" w:firstLineChars="0"/>
        <w:jc w:val="both"/>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5.PSNR和信息熵能有效定量评价图像处理效果，结合视觉效果和直方图形态，可全面分析不同处理方法的优劣。</w:t>
      </w:r>
    </w:p>
    <w:p w14:paraId="667343E7">
      <w:pPr>
        <w:numPr>
          <w:numId w:val="0"/>
        </w:numPr>
        <w:ind w:leftChars="0"/>
        <w:rPr>
          <w:rFonts w:hint="default"/>
          <w:sz w:val="28"/>
          <w:szCs w:val="32"/>
          <w:lang w:val="en-US" w:eastAsia="zh-CN"/>
        </w:rPr>
      </w:pPr>
    </w:p>
    <w:p w14:paraId="7A29FC50">
      <w:pPr>
        <w:numPr>
          <w:ilvl w:val="0"/>
          <w:numId w:val="1"/>
        </w:numPr>
        <w:ind w:left="0" w:leftChars="0" w:firstLine="0" w:firstLineChars="0"/>
        <w:rPr>
          <w:rFonts w:hint="eastAsia"/>
          <w:sz w:val="28"/>
          <w:szCs w:val="32"/>
          <w:lang w:val="en-US" w:eastAsia="zh-CN"/>
        </w:rPr>
      </w:pPr>
      <w:r>
        <w:rPr>
          <w:rFonts w:hint="eastAsia"/>
          <w:sz w:val="28"/>
          <w:szCs w:val="32"/>
          <w:lang w:val="en-US" w:eastAsia="zh-CN"/>
        </w:rPr>
        <w:t>总结</w:t>
      </w:r>
    </w:p>
    <w:p w14:paraId="2B848235">
      <w:pPr>
        <w:ind w:firstLine="420" w:firstLineChars="0"/>
        <w:rPr>
          <w:rFonts w:hint="eastAsia"/>
          <w:lang w:val="en-US" w:eastAsia="zh-CN"/>
        </w:rPr>
      </w:pPr>
      <w:r>
        <w:rPr>
          <w:rFonts w:hint="eastAsia"/>
          <w:lang w:val="en-US" w:eastAsia="zh-CN"/>
        </w:rPr>
        <w:t>通过本次实验，我掌握了直方图均衡化，均值滤波，高斯滤波的处理原理和处理方法，也掌握了组合处理办法的原理和方法，明确了参数设置和处理春旭对图像处理效果的影响，在实验之前我对直方图分布均匀与对比度提升的关系存在误解，通过实验发现，直方图均衡化的均匀是灰度范围的拓宽，而不是亮度的一致，这就是对比度提升的核心原因。</w:t>
      </w:r>
    </w:p>
    <w:p w14:paraId="745359AD">
      <w:pPr>
        <w:ind w:firstLine="420" w:firstLineChars="0"/>
        <w:rPr>
          <w:rFonts w:hint="default"/>
          <w:lang w:val="en-US" w:eastAsia="zh-CN"/>
        </w:rPr>
      </w:pPr>
      <w:r>
        <w:rPr>
          <w:rFonts w:hint="eastAsia"/>
          <w:lang w:val="en-US" w:eastAsia="zh-CN"/>
        </w:rPr>
        <w:t>定量指标，PSNR和信息熵与视觉效果，直方图形态的结合，使我的实验分析更具理性和科学性，让我学会客观分析判断，取得最优解，为后续更复杂的图像处理奠定了基础</w:t>
      </w:r>
      <w:bookmarkStart w:id="0" w:name="_GoBack"/>
      <w:bookmarkEnd w:id="0"/>
      <w:r>
        <w:rPr>
          <w:rFonts w:hint="eastAsia"/>
          <w:lang w:val="en-US" w:eastAsia="zh-CN"/>
        </w:rPr>
        <w:t>。</w:t>
      </w:r>
    </w:p>
    <w:p w14:paraId="1FF160BF"/>
    <w:p w14:paraId="475017DE">
      <w:pPr>
        <w:numPr>
          <w:numId w:val="0"/>
        </w:numPr>
        <w:ind w:leftChars="0"/>
        <w:rPr>
          <w:rFonts w:hint="default"/>
          <w:lang w:val="en-US" w:eastAsia="zh-CN"/>
        </w:rPr>
      </w:pPr>
    </w:p>
    <w:p w14:paraId="5FE4EA4C">
      <w:pPr>
        <w:widowControl w:val="0"/>
        <w:numPr>
          <w:numId w:val="0"/>
        </w:numPr>
        <w:jc w:val="both"/>
        <w:rPr>
          <w:rFonts w:hint="default"/>
          <w:lang w:val="en-US" w:eastAsia="zh-CN"/>
        </w:rPr>
      </w:pPr>
    </w:p>
    <w:p w14:paraId="5EB82790">
      <w:pPr>
        <w:rPr>
          <w:rFonts w:hint="eastAsia"/>
          <w:lang w:val="en-US" w:eastAsia="zh-CN"/>
        </w:rPr>
      </w:pPr>
    </w:p>
    <w:p w14:paraId="0384F099">
      <w:pPr>
        <w:keepNext w:val="0"/>
        <w:keepLines w:val="0"/>
        <w:widowControl/>
        <w:suppressLineNumbers w:val="0"/>
        <w:jc w:val="left"/>
        <w:rPr>
          <w:rFonts w:hint="default"/>
          <w:lang w:val="en-US"/>
        </w:rPr>
      </w:pPr>
    </w:p>
    <w:p w14:paraId="1ACA644D">
      <w:pPr>
        <w:keepNext w:val="0"/>
        <w:keepLines w:val="0"/>
        <w:widowControl/>
        <w:suppressLineNumbers w:val="0"/>
        <w:ind w:firstLine="420" w:firstLineChars="0"/>
        <w:jc w:val="left"/>
        <w:rPr>
          <w:rFonts w:hint="default"/>
          <w:lang w:val="en-US" w:eastAsia="zh-CN"/>
        </w:rPr>
      </w:pPr>
    </w:p>
    <w:p w14:paraId="1AC85F75">
      <w:pPr>
        <w:numPr>
          <w:numId w:val="0"/>
        </w:numPr>
        <w:rPr>
          <w:rFonts w:hint="default"/>
          <w:lang w:val="en-US" w:eastAsia="zh-CN"/>
        </w:rPr>
      </w:pPr>
    </w:p>
    <w:p w14:paraId="75F980C1">
      <w:pPr>
        <w:keepNext w:val="0"/>
        <w:keepLines w:val="0"/>
        <w:widowControl/>
        <w:suppressLineNumbers w:val="0"/>
        <w:jc w:val="left"/>
      </w:pPr>
    </w:p>
    <w:p w14:paraId="4EBFDCBA">
      <w:pPr>
        <w:keepNext w:val="0"/>
        <w:keepLines w:val="0"/>
        <w:widowControl/>
        <w:suppressLineNumbers w:val="0"/>
        <w:ind w:firstLine="420" w:firstLineChars="0"/>
        <w:jc w:val="left"/>
        <w:rPr>
          <w:rFonts w:hint="default"/>
          <w:lang w:val="en-US" w:eastAsia="zh-CN"/>
        </w:rPr>
      </w:pPr>
    </w:p>
    <w:p w14:paraId="278D71D6">
      <w:pPr>
        <w:keepNext w:val="0"/>
        <w:keepLines w:val="0"/>
        <w:widowControl/>
        <w:suppressLineNumbers w:val="0"/>
        <w:jc w:val="left"/>
      </w:pPr>
    </w:p>
    <w:p w14:paraId="008B9605">
      <w:pPr>
        <w:numPr>
          <w:numId w:val="0"/>
        </w:numPr>
        <w:rPr>
          <w:rFonts w:hint="default"/>
          <w:lang w:val="en-US" w:eastAsia="zh-CN"/>
        </w:rPr>
      </w:pPr>
    </w:p>
    <w:p w14:paraId="343E7E8C">
      <w:pPr>
        <w:numPr>
          <w:numId w:val="0"/>
        </w:numPr>
        <w:rPr>
          <w:rFonts w:hint="default"/>
          <w:sz w:val="21"/>
          <w:szCs w:val="21"/>
          <w:lang w:val="en-US" w:eastAsia="zh-CN"/>
        </w:rPr>
      </w:pPr>
    </w:p>
    <w:p w14:paraId="0B60249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6FC19"/>
    <w:multiLevelType w:val="singleLevel"/>
    <w:tmpl w:val="9446FC19"/>
    <w:lvl w:ilvl="0" w:tentative="0">
      <w:start w:val="1"/>
      <w:numFmt w:val="decimal"/>
      <w:lvlText w:val="%1."/>
      <w:lvlJc w:val="left"/>
      <w:pPr>
        <w:tabs>
          <w:tab w:val="left" w:pos="312"/>
        </w:tabs>
      </w:pPr>
    </w:lvl>
  </w:abstractNum>
  <w:abstractNum w:abstractNumId="1">
    <w:nsid w:val="FFED59FA"/>
    <w:multiLevelType w:val="singleLevel"/>
    <w:tmpl w:val="FFED59FA"/>
    <w:lvl w:ilvl="0" w:tentative="0">
      <w:start w:val="1"/>
      <w:numFmt w:val="decimal"/>
      <w:lvlText w:val="%1."/>
      <w:lvlJc w:val="left"/>
      <w:pPr>
        <w:tabs>
          <w:tab w:val="left" w:pos="312"/>
        </w:tabs>
      </w:pPr>
    </w:lvl>
  </w:abstractNum>
  <w:abstractNum w:abstractNumId="2">
    <w:nsid w:val="13BB12E8"/>
    <w:multiLevelType w:val="multilevel"/>
    <w:tmpl w:val="13BB12E8"/>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1F49EA9D"/>
    <w:multiLevelType w:val="singleLevel"/>
    <w:tmpl w:val="1F49EA9D"/>
    <w:lvl w:ilvl="0" w:tentative="0">
      <w:start w:val="1"/>
      <w:numFmt w:val="decimal"/>
      <w:suff w:val="nothing"/>
      <w:lvlText w:val="（%1）"/>
      <w:lvlJc w:val="left"/>
    </w:lvl>
  </w:abstractNum>
  <w:abstractNum w:abstractNumId="4">
    <w:nsid w:val="7AE6F207"/>
    <w:multiLevelType w:val="singleLevel"/>
    <w:tmpl w:val="7AE6F207"/>
    <w:lvl w:ilvl="0" w:tentative="0">
      <w:start w:val="1"/>
      <w:numFmt w:val="decimalEnclosedCircleChinese"/>
      <w:suff w:val="space"/>
      <w:lvlText w:val="%1"/>
      <w:lvlJc w:val="left"/>
      <w:rPr>
        <w:rFonts w:hint="eastAsia"/>
      </w:rPr>
    </w:lvl>
  </w:abstractNum>
  <w:num w:numId="1">
    <w:abstractNumId w:val="2"/>
  </w:num>
  <w:num w:numId="2">
    <w:abstractNumId w:val="1"/>
  </w:num>
  <w:num w:numId="3">
    <w:abstractNumId w:val="0"/>
  </w:num>
  <w:num w:numId="4">
    <w:abstractNumId w:val="4"/>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C SYSTEM">
    <w15:presenceInfo w15:providerId="None" w15:userId="MC SYST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D85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2026-03-31T02:13:53Z</dcterms:created>
  <dc:creator>hpy33</dc:creator>
  <cp:lastModifiedBy>不简单~</cp:lastModifiedBy>
  <dcterms:modified xsi:type="dcterms:W3CDTF">2026-03-31T03:50:23Z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eyJoZGlkIjoiMDZjY2UyNDNjZTg5NTEzNGFkZTFmNTI4MTliN2IxYjUiLCJ1c2VySWQiOiIxMTY3NzE2MTU5In0=</vt:lpwstr>
  </property>
  <property fmtid="{D5CDD505-2E9C-101B-9397-08002B2CF9AE}" pid="4" name="ICV">
    <vt:lpwstr>79E49CD489914E1CB04AB396712BD836_12</vt:lpwstr>
  </property>
</Properties>
</file>